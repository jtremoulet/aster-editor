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Default Extension="bin" ContentType="application/vnd.openxmlformats-officedocument.oleObjec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17 — Objets perdus</w:t>
      </w:r>
    </w:p>
    <w:p>
      <w:r>
        <w:t xml:space="preserve">Avant la zone de texte</w:t>
      </w:r>
    </w:p>
    <w:p>
      <w:r>
        <w:t xml:space="preserve">Zone de texte (w:drawing + wps:txbx) : </w:t>
      </w:r>
      <w:r>
        <w:drawing>
          <wp:inline distT="0" distB="0" distL="0" distR="0">
            <wp:extent cx="2286000" cy="914400"/>
            <wp:docPr id="101" name="Zone de texte 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  <a:solidFill>
                      <a:srgbClr val="DEEAF6"/>
                    </a:solidFill>
                    <a:ln>
                      <a:solidFill>
                        <a:srgbClr val="2F5496"/>
                      </a:solidFill>
                    </a:ln>
                  </wps:spPr>
                  <wps:txbx>
                    <w:txbxContent>
                      <w:p>
                        <w:r>
                          <w:t>Texte dans la zone de texte</w:t>
                        </w:r>
                      </w:p>
                    </w:txbxContent>
                  </wps:txbx>
                  <wps:bodyPr wrap="square" rtlCol="0">
                    <a:noAutofit/>
                  </wps:bodyPr>
                </wps:wsp>
              </a:graphicData>
            </a:graphic>
          </wp:inline>
        </w:drawing>
      </w:r>
      <w:r>
        <w:t xml:space="preserve"/>
      </w:r>
    </w:p>
    <w:p>
      <w:r>
        <w:t xml:space="preserve">Après la zone de texte</w:t>
      </w:r>
    </w:p>
    <w:p>
      <w:r>
        <w:t xml:space="preserve">Avant la forme</w:t>
      </w:r>
    </w:p>
    <w:p>
      <w:r>
        <w:t xml:space="preserve">Forme (wps:wsp sans texte) : </w:t>
      </w:r>
      <w:r>
        <w:drawing>
          <wp:inline distT="0" distB="0" distL="0" distR="0">
            <wp:extent cx="2286000" cy="914400"/>
            <wp:docPr id="102" name="Ellipse 2"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0" cy="914400"/>
                    </a:xfrm>
                    <a:prstGeom prst="ellipse">
                      <a:avLst/>
                    </a:prstGeom>
                    <a:solidFill>
                      <a:srgbClr val="DEEAF6"/>
                    </a:solidFill>
                    <a:ln>
                      <a:solidFill>
                        <a:srgbClr val="2F5496"/>
                      </a:solidFill>
                    </a:ln>
                  </wps:spPr>
                  <wps:bodyPr wrap="square" rtlCol="0">
                    <a:noAutofit/>
                  </wps:bodyPr>
                </wps:wsp>
              </a:graphicData>
            </a:graphic>
          </wp:inline>
        </w:drawing>
      </w:r>
      <w:r>
        <w:t xml:space="preserve"/>
      </w:r>
    </w:p>
    <w:p>
      <w:r>
        <w:t xml:space="preserve">Après la forme</w:t>
      </w:r>
    </w:p>
    <w:p>
      <w:r>
        <w:t xml:space="preserve">Avant l’équation</w:t>
      </w:r>
    </w:p>
    <w:p>
      <w:r>
        <w:t xml:space="preserve">Équation (m:oMath) 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+1=0</m:t>
        </m:r>
      </m:oMath>
    </w:p>
    <w:p>
      <w:r>
        <w:t xml:space="preserve">Après l’équation</w:t>
      </w:r>
    </w:p>
    <w:p>
      <w:r>
        <w:t xml:space="preserve">Avant le commentaire</w:t>
      </w:r>
    </w:p>
    <w:p>
      <w:r>
        <w:t xml:space="preserve">Commentaire (w:commentRangeStart) : </w:t>
      </w:r>
      <w:commentRangeStart w:id="0"/>
      <w:r>
        <w:t xml:space="preserve">texte commenté</w:t>
      </w:r>
      <w:commentRangeEnd w:id="0"/>
      <w:commentReference w:id="0"/>
    </w:p>
    <w:p>
      <w:r>
        <w:t xml:space="preserve">Après le commentaire</w:t>
      </w:r>
    </w:p>
    <w:p>
      <w:r>
        <w:t xml:space="preserve">Avant les révisions</w:t>
      </w:r>
    </w:p>
    <w:p>
      <w:r>
        <w:t xml:space="preserve">Révision insérée (w:ins) : </w:t>
      </w:r>
      <w:ins w:id="1" w:author="Aster" w:date="2026-10-20T08:00:00Z">
        <w:r>
          <w:t xml:space="preserve">texte inséré</w:t>
        </w:r>
      </w:ins>
      <w:r>
        <w:t xml:space="preserve"> ; révision supprimée (w:del) : </w:t>
      </w:r>
      <w:del w:id="2" w:author="Aster" w:date="2026-10-20T08:00:00Z">
        <w:r>
          <w:delText xml:space="preserve">texte supprimé</w:delText>
        </w:r>
      </w:del>
    </w:p>
    <w:p>
      <w:r>
        <w:t xml:space="preserve">Après les révisions</w:t>
      </w:r>
    </w:p>
    <w:p>
      <w:r>
        <w:t xml:space="preserve">Avant le champ DATE</w:t>
      </w:r>
    </w:p>
    <w:p>
      <w:r>
        <w:t xml:space="preserve">Champ DATE (w:fldSimple) : </w:t>
      </w:r>
      <w:fldSimple w:instr="DATE \@ &quot;dd/MM/yyyy&quot;">
        <w:r>
          <w:t xml:space="preserve">20/10/2026</w:t>
        </w:r>
      </w:fldSimple>
    </w:p>
    <w:p>
      <w:r>
        <w:t xml:space="preserve">Après le champ DATE</w:t>
      </w:r>
    </w:p>
    <w:p>
      <w:r>
        <w:t xml:space="preserve">Avant l’objet incorporé</w:t>
      </w:r>
    </w:p>
    <w:p>
      <w:r>
        <w:t xml:space="preserve">Objet incorporé (w:object) : </w:t>
      </w:r>
      <w:r>
        <w:object w:dxaOrig="1440" w:dyaOrig="1440">
          <v:shape id="_x0000_i1025" type="#_x0000_t75" style="width:72pt;height:72pt" o:ole=""/>
          <o:OLEObject Type="Embed" ProgID="Package" ShapeID="_x0000_i1025" DrawAspect="Content" ObjectID="_1" r:id="rIdOle1"/>
        </w:object>
      </w:r>
      <w:r>
        <w:t xml:space="preserve"/>
      </w:r>
    </w:p>
    <w:p>
      <w:r>
        <w:t xml:space="preserve">Après l’objet incorporé</w:t>
      </w:r>
    </w:p>
    <w:p>
      <w:r>
        <w:t xml:space="preserve">Avant la zone de texte Word 2010+</w:t>
      </w:r>
    </w:p>
    <w:p>
      <w:r>
        <w:t xml:space="preserve">Zone de texte enveloppée (mc:AlternateContent) : </w:t>
      </w:r>
      <w:r>
        <mc:AlternateContent>
          <mc:Choice Requires="wps">
            <w:drawing>
              <wp:inline distT="0" distB="0" distL="0" distR="0">
                <wp:extent cx="2286000" cy="914400"/>
                <wp:docPr id="103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9144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>
                          <a:solidFill>
                            <a:srgbClr val="2F5496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Texte dans la zone de texte Word 2010+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Zone de texte 3" type="#_x0000_t202" style="width:180pt;height:72pt">
                <v:textbox>
                  <w:txbxContent>
                    <w:p>
                      <w:r>
                        <w:t>Texte dans la zone de texte Word 2010+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/>
      </w:r>
    </w:p>
    <w:p>
      <w:r>
        <w:t xml:space="preserve">Après la zone de texte Word 2010+</w:t>
      </w:r>
    </w:p>
    <w:p>
      <w:r>
        <w:t xml:space="preserve">Avant le bloc customXml</w:t>
      </w:r>
    </w:p>
    <w:customXml w:uri="urn:aster:fixture" w:element="section">
      <w:customXmlPr>
        <w:placeholder w:val="Section"/>
      </w:customXmlPr>
      <w:p>
        <w:r>
          <w:t>Paragraphe 1 dans w:customXml</w:t>
        </w:r>
      </w:p>
      <w:p>
        <w:r>
          <w:t>Paragraphe 2 dans w:customXml</w:t>
        </w:r>
      </w:p>
    </w:customXml>
    <w:p>
      <w:r>
        <w:t xml:space="preserve">Après le bloc customXml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initials="AE" w:author="Aster" w:date="2026-10-20T08:00:00.000Z">
    <w:p>
      <w:r>
        <w:t xml:space="preserve">Ceci est un commentaire.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Ole1" Type="http://schemas.openxmlformats.org/officeDocument/2006/relationships/oleObject" Target="embeddings/oleObject1.bin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2026-10-20T15:49:07.050Z</dcterms:created>
  <dcterms:modified xsi:type="dcterms:W3CDTF">2026-10-20T15:49:07.050Z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